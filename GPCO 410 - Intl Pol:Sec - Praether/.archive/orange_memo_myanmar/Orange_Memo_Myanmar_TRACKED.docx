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pPr>
      <w:r>
        <w:rPr>
          <w:b/>
        </w:rPr>
        <w:t>Edgar Agunias</w:t>
      </w:r>
    </w:p>
    <w:p>
      <w:pPr>
        <w:spacing w:line="240" w:lineRule="auto" w:after="0"/>
      </w:pPr>
      <w:commentRangeStart w:id="0"/>
      <w:del w:id="100" w:author="Claudia/Calliope" w:date="2026-04-24T12:00:00Z">
        <w:r>
          <w:rPr>
            <w:b w:val="0"/>
          </w:rPr>
          <w:delText>GPCO 410 — International Politics and Security</w:delText>
        </w:r>
      </w:del>
      <w:ins w:id="101" w:author="Claudia/Calliope" w:date="2026-04-24T12:00:00Z">
        <w:r>
          <w:rPr>
            <w:b w:val="0"/>
          </w:rPr>
          <w:t>GPCO 410: International Politics and Security</w:t>
        </w:r>
      </w:ins>
      <w:commentRangeEnd w:id="0"/>
      <w:r>
        <w:rPr>
          <w:rStyle w:val="CommentReference"/>
        </w:rPr>
        <w:commentReference w:id="0"/>
      </w:r>
    </w:p>
    <w:p>
      <w:pPr>
        <w:spacing w:line="240" w:lineRule="auto" w:after="0"/>
      </w:pPr>
      <w:r>
        <w:rPr>
          <w:b w:val="0"/>
        </w:rPr>
        <w:t>Professor Prather</w:t>
      </w:r>
    </w:p>
    <w:p>
      <w:pPr>
        <w:spacing w:line="240" w:lineRule="auto" w:after="0"/>
      </w:pPr>
      <w:del w:id="102" w:author="Claudia/Calliope" w:date="2026-04-24T12:00:00Z">
        <w:r>
          <w:rPr>
            <w:b w:val="0"/>
          </w:rPr>
          <w:delText>Orange Memo — Myanmar, 29 April 2026</w:delText>
        </w:r>
      </w:del>
      <w:ins w:id="103" w:author="Claudia/Calliope" w:date="2026-04-24T12:00:00Z">
        <w:r>
          <w:rPr>
            <w:b w:val="0"/>
          </w:rPr>
          <w:t>Orange Memo: Myanmar, 29 April 2026</w:t>
        </w:r>
      </w:ins>
    </w:p>
    <w:p>
      <w:pPr>
        <w:spacing w:before="240" w:after="120" w:line="240" w:lineRule="auto"/>
        <w:jc w:val="center"/>
      </w:pPr>
      <w:r>
        <w:rPr>
          <w:b/>
        </w:rPr>
        <w:t>Democratization without Disarmament: Why Myanmar’s 2010–2021 Arc Raised Civil War Risk</w:t>
      </w:r>
    </w:p>
    <w:p>
      <w:pPr>
        <w:ind w:firstLine="720"/>
      </w:pPr>
      <w:commentRangeStart w:id="1"/>
      <w:del w:id="110" w:author="Claudia/Calliope" w:date="2026-04-24T12:00:00Z">
        <w:r>
          <w:delText>Myanmar was at greater risk of political violence and civil war across the full 2010–2021 arc, and the February 2021 coup is the predicted realization of that risk rather than a departure from it.</w:delText>
        </w:r>
      </w:del>
      <w:ins w:id="111" w:author="Claudia/Calliope" w:date="2026-04-24T12:00:00Z">
        <w:r>
          <w:t>Across the 2010–2021 arc, Myanmar ran a rising risk of political violence and civil war, and the February 2021 coup realized that risk rather than broke from it.</w:t>
        </w:r>
      </w:ins>
      <w:commentRangeEnd w:id="1"/>
      <w:r>
        <w:rPr>
          <w:rStyle w:val="CommentReference"/>
        </w:rPr>
        <w:commentReference w:id="1"/>
      </w:r>
      <w:commentRangeStart w:id="2"/>
      <w:del w:id="112" w:author="Claudia/Calliope" w:date="2026-04-24T12:00:00Z">
        <w:r>
          <w:delText xml:space="preserve"> The 2010 opening produced the kind of incomplete democratization Cederman, Hug, and Krebs identify as a governmental-conflict risk zone,</w:delText>
        </w:r>
      </w:del>
      <w:ins w:id="113" w:author="Claudia/Calliope" w:date="2026-04-24T12:00:00Z">
        <w:r>
          <w:t xml:space="preserve"> The 2010 opening delivered the incomplete democratization Cederman, Hug, and Krebs flag as a governmental-conflict risk zone,</w:t>
        </w:r>
      </w:ins>
      <w:commentRangeEnd w:id="2"/>
      <w:r>
        <w:rPr>
          <w:rStyle w:val="CommentReference"/>
        </w:rPr>
        <w:commentReference w:id="2"/>
      </w:r>
      <w:r>
        <w:rPr>
          <w:vertAlign w:val="superscript"/>
        </w:rPr>
        <w:t>1</w:t>
      </w:r>
      <w:r>
        <w:t xml:space="preserve"> while the 2008 constitution preserved a Walter-style commitment problem the Tatmadaw refused to surrender.</w:t>
      </w:r>
      <w:r>
        <w:rPr>
          <w:vertAlign w:val="superscript"/>
        </w:rPr>
        <w:t>2</w:t>
      </w:r>
      <w:r>
        <w:t xml:space="preserve"> When the 2020 election made that reservation untenable, the military struck, and </w:t>
      </w:r>
      <w:commentRangeStart w:id="3"/>
      <w:del w:id="120" w:author="Claudia/Calliope" w:date="2026-04-24T12:00:00Z">
        <w:r>
          <w:delText>the resulting war is the one the theory expects.</w:delText>
        </w:r>
      </w:del>
      <w:ins w:id="121" w:author="Claudia/Calliope" w:date="2026-04-24T12:00:00Z">
        <w:r>
          <w:t>the war that followed is the one the theory expects.</w:t>
        </w:r>
      </w:ins>
      <w:commentRangeEnd w:id="3"/>
      <w:r>
        <w:rPr>
          <w:rStyle w:val="CommentReference"/>
        </w:rPr>
        <w:commentReference w:id="3"/>
      </w:r>
    </w:p>
    <w:p>
      <w:pPr>
        <w:ind w:firstLine="720"/>
      </w:pPr>
      <w:commentRangeStart w:id="4"/>
      <w:del w:id="130" w:author="Claudia/Calliope" w:date="2026-04-24T12:00:00Z">
        <w:r>
          <w:delText>Two claims from the theoretical literature carry the argument.</w:delText>
        </w:r>
      </w:del>
      <w:ins w:id="131" w:author="Claudia/Calliope" w:date="2026-04-24T12:00:00Z">
        <w:r>
          <w:t>Two claims carry the argument.</w:t>
        </w:r>
      </w:ins>
      <w:commentRangeEnd w:id="4"/>
      <w:r>
        <w:rPr>
          <w:rStyle w:val="CommentReference"/>
        </w:rPr>
        <w:commentReference w:id="4"/>
      </w:r>
      <w:r>
        <w:t xml:space="preserve"> First, Cederman, Hug, and Krebs find that periods of democratization</w:t>
      </w:r>
      <w:commentRangeStart w:id="5"/>
      <w:del w:id="132" w:author="Claudia/Calliope" w:date="2026-04-24T12:00:00Z">
        <w:r>
          <w:delText xml:space="preserve"> — not Polity levels — </w:delText>
        </w:r>
      </w:del>
      <w:ins w:id="133" w:author="Claudia/Calliope" w:date="2026-04-24T12:00:00Z">
        <w:r>
          <w:t xml:space="preserve">, not Polity levels, </w:t>
        </w:r>
      </w:ins>
      <w:commentRangeEnd w:id="5"/>
      <w:r>
        <w:rPr>
          <w:rStyle w:val="CommentReference"/>
        </w:rPr>
        <w:commentReference w:id="5"/>
      </w:r>
      <w:r>
        <w:t>significantly raise the probability of civil war onset, and that the effect is concentrated in governmental, center-seeking conflicts rather than territorial ones.</w:t>
      </w:r>
      <w:r>
        <w:rPr>
          <w:vertAlign w:val="superscript"/>
        </w:rPr>
        <w:t>3</w:t>
      </w:r>
      <w:r>
        <w:t xml:space="preserve"> Their mechanism is elite competition: transitions mobilize mass audiences around state capture faster than institutions can absorb the contestation. Second, Walter argues that bargaining failures produce civil war most often through commitment problems, and that regime transitions are the paradigmatic case because no third party can credibly bind either side to honor a future distribution of power.</w:t>
      </w:r>
      <w:r>
        <w:rPr>
          <w:vertAlign w:val="superscript"/>
        </w:rPr>
        <w:t>4</w:t>
      </w:r>
      <w:r>
        <w:t xml:space="preserve"> Powell provides the underlying vocabulary: shifting power plus non-binding promises make preventive action rational for the declining side.</w:t>
      </w:r>
      <w:r>
        <w:rPr>
          <w:vertAlign w:val="superscript"/>
        </w:rPr>
        <w:t>5</w:t>
      </w:r>
      <w:commentRangeStart w:id="6"/>
      <w:r>
        <w:t xml:space="preserve"> Myanmar 2010–2021 runs on both rails at once</w:t>
      </w:r>
      <w:del w:id="140" w:author="Claudia/Calliope" w:date="2026-04-24T12:00:00Z">
        <w:r>
          <w:delText xml:space="preserve"> — a period of change and an unresolved commitment problem embedded in the founding constitutional bargain.</w:delText>
        </w:r>
      </w:del>
      <w:ins w:id="141" w:author="Claudia/Calliope" w:date="2026-04-24T12:00:00Z">
        <w:r>
          <w:t xml:space="preserve">. A period of change sits on top of an unresolved commitment problem embedded in the founding constitutional bargain.</w:t>
        </w:r>
      </w:ins>
      <w:commentRangeEnd w:id="6"/>
      <w:r>
        <w:rPr>
          <w:rStyle w:val="CommentReference"/>
        </w:rPr>
        <w:commentReference w:id="6"/>
      </w:r>
    </w:p>
    <w:p>
      <w:pPr>
        <w:ind w:firstLine="720"/>
      </w:pPr>
      <w:r>
        <w:t xml:space="preserve">The 2010 opening was incomplete democratization by design. The Tatmadaw, facing the choice among continued direct military rule, genuine civilian transfer, or a managed hybrid, chose the third. Continued junta rule was dominated by rising domestic and sanctions costs after 2007, and genuine transfer was dominated by the loss of prosecution immunity and economic holdings. </w:t>
      </w:r>
      <w:commentRangeStart w:id="7"/>
      <w:del w:id="150" w:author="Claudia/Calliope" w:date="2026-04-24T12:00:00Z">
        <w:r>
          <w:delText>The chosen strategy — the 2008 constitution’s “disciplined democracy” — reserved</w:delText>
        </w:r>
      </w:del>
      <w:ins w:id="151" w:author="Claudia/Calliope" w:date="2026-04-24T12:00:00Z">
        <w:r>
          <w:t>The chosen strategy, the 2008 constitution’s “disciplined democracy,” reserved</w:t>
        </w:r>
      </w:ins>
      <w:commentRangeEnd w:id="7"/>
      <w:r>
        <w:rPr>
          <w:rStyle w:val="CommentReference"/>
        </w:rPr>
        <w:commentReference w:id="7"/>
      </w:r>
      <w:r>
        <w:t xml:space="preserve"> 25 percent of parliamentary seats for serving officers under Articles 109(b) and 141(b), placed the Home, Defense, and Border ministries under the Commander-in-Chief, and required a greater-than-75-percent threshold for constitutional amendment under Article 436.</w:t>
      </w:r>
      <w:r>
        <w:rPr>
          <w:vertAlign w:val="superscript"/>
        </w:rPr>
        <w:t>6</w:t>
      </w:r>
      <w:r>
        <w:t xml:space="preserve"> </w:t>
      </w:r>
      <w:commentRangeStart w:id="8"/>
      <w:del w:id="160" w:author="Claudia/Calliope" w:date="2026-04-24T12:00:00Z">
        <w:r>
          <w:delText>This is a strategy set chosen deliberately: the Tatmadaw preferred a veto architecture to either pole because it preserved autonomy, coercive control, and a future coup option at the lowest expected cost.</w:delText>
        </w:r>
      </w:del>
      <w:ins w:id="161" w:author="Claudia/Calliope" w:date="2026-04-24T12:00:00Z">
        <w:r>
          <w:t>The Tatmadaw chose deliberately. A veto architecture beat either pole because it preserved autonomy, coercive control, and a future coup option at the lowest expected cost.</w:t>
        </w:r>
      </w:ins>
      <w:commentRangeEnd w:id="8"/>
      <w:r>
        <w:rPr>
          <w:rStyle w:val="CommentReference"/>
        </w:rPr>
        <w:commentReference w:id="8"/>
      </w:r>
      <w:r>
        <w:t xml:space="preserve"> </w:t>
      </w:r>
      <w:commentRangeStart w:id="9"/>
      <w:del w:id="162" w:author="Claudia/Calliope" w:date="2026-04-24T12:00:00Z">
        <w:r>
          <w:delText>Its belief — that reserved seats plus ministerial control would hold indefinitely against any civilian majority — made the gamble look safe.</w:delText>
        </w:r>
      </w:del>
      <w:ins w:id="163" w:author="Claudia/Calliope" w:date="2026-04-24T12:00:00Z">
        <w:r>
          <w:t>Its belief (that reserved seats plus ministerial control would hold indefinitely against any civilian majority) made the gamble look safe.</w:t>
        </w:r>
      </w:ins>
      <w:commentRangeEnd w:id="9"/>
      <w:r>
        <w:rPr>
          <w:rStyle w:val="CommentReference"/>
        </w:rPr>
        <w:commentReference w:id="9"/>
      </w:r>
      <w:r>
        <w:t xml:space="preserve"> Yet under Cederman this institutional configuration sits squarely in the governmental-conflict risk band, and under Walter it is a commitment problem parked in constitutional text rather than resolved by it. The 2015 NLD landslide exposed the gap: an elected civilian government now presided over a state whose coercive instruments it did not control.</w:t>
      </w:r>
    </w:p>
    <w:p>
      <w:pPr>
        <w:ind w:firstLine="720"/>
      </w:pPr>
      <w:r>
        <w:t xml:space="preserve">The 2016–2017 Rakhine clearance operations confirmed that the reform period had not bound the Tatmadaw. </w:t>
      </w:r>
      <w:commentRangeStart w:id="10"/>
      <w:del w:id="170" w:author="Claudia/Calliope" w:date="2026-04-24T12:00:00Z">
        <w:r>
          <w:delText>The military executed operations displacing roughly 740,000 Rohingya to Bangladesh without civilian authorization and over civilian reputational cost, and</w:delText>
        </w:r>
      </w:del>
      <w:ins w:id="171" w:author="Claudia/Calliope" w:date="2026-04-24T12:00:00Z">
        <w:r>
          <w:t>The military drove roughly 740,000 Rohingya into Bangladesh without civilian authorization and over civilian reputational cost, and</w:t>
        </w:r>
      </w:ins>
      <w:commentRangeEnd w:id="10"/>
      <w:r>
        <w:rPr>
          <w:rStyle w:val="CommentReference"/>
        </w:rPr>
        <w:commentReference w:id="10"/>
      </w:r>
      <w:r>
        <w:t xml:space="preserve"> Aung San Suu Kyi’s 2019 defense of the Tatmadaw at the International Court of Justice </w:t>
      </w:r>
      <w:commentRangeStart w:id="11"/>
      <w:del w:id="172" w:author="Claudia/Calliope" w:date="2026-04-24T12:00:00Z">
        <w:r>
          <w:delText>demonstrated how dependent her government was on the generals it could not discipline.</w:delText>
        </w:r>
      </w:del>
      <w:ins w:id="173" w:author="Claudia/Calliope" w:date="2026-04-24T12:00:00Z">
        <w:r>
          <w:t>showed how dependent her government remained on the generals it could not discipline.</w:t>
        </w:r>
      </w:ins>
      <w:commentRangeEnd w:id="11"/>
      <w:r>
        <w:rPr>
          <w:rStyle w:val="CommentReference"/>
        </w:rPr>
        <w:commentReference w:id="11"/>
      </w:r>
      <w:r>
        <w:rPr>
          <w:vertAlign w:val="superscript"/>
        </w:rPr>
        <w:t>7</w:t>
      </w:r>
      <w:r>
        <w:t xml:space="preserve"> If reforms had actually domesticated military coercion, this pattern would have been harder to sustain.</w:t>
      </w:r>
    </w:p>
    <w:p>
      <w:pPr>
        <w:ind w:firstLine="720"/>
      </w:pPr>
      <w:commentRangeStart w:id="12"/>
      <w:del w:id="180" w:author="Claudia/Calliope" w:date="2026-04-24T12:00:00Z">
        <w:r>
          <w:delText>The 2020 election made the constitutional bargain’s future cost intolerable to the Tatmadaw and is the memo’s analytical crux.</w:delText>
        </w:r>
      </w:del>
      <w:ins w:id="181" w:author="Claudia/Calliope" w:date="2026-04-24T12:00:00Z">
        <w:r>
          <w:t>The 2020 election made the constitutional bargain’s future cost intolerable to the Tatmadaw.</w:t>
        </w:r>
      </w:ins>
      <w:commentRangeEnd w:id="12"/>
      <w:r>
        <w:rPr>
          <w:rStyle w:val="CommentReference"/>
        </w:rPr>
        <w:commentReference w:id="12"/>
      </w:r>
      <w:r>
        <w:t xml:space="preserve"> The NLD won 82 percent of contested lower-house seats, up from 77 percent in 2015, and began signaling a sustained push for amendment of Articles 436 and the reserved-seats provisions.</w:t>
      </w:r>
      <w:r>
        <w:rPr>
          <w:vertAlign w:val="superscript"/>
        </w:rPr>
        <w:t>8</w:t>
      </w:r>
      <w:r>
        <w:t xml:space="preserve"> The Tatmadaw faced three strategies: accept the result and ride out a shrinking future share, renegotiate the constitutional settlement while leverage remained, or preempt through coup under Article 417’s emergency clause.</w:t>
      </w:r>
      <w:r>
        <w:rPr>
          <w:vertAlign w:val="superscript"/>
        </w:rPr>
        <w:t>9</w:t>
      </w:r>
      <w:r>
        <w:t xml:space="preserve"> Acceptance was rejected because the Tatmadaw believed the 2020 margin signaled permanent electoral lockout and that the NLD, once able to assemble a cross-bench supermajority, would not credibly refrain from amendment, prosecution, or economic reprisal. </w:t>
      </w:r>
      <w:commentRangeStart w:id="13"/>
      <w:del w:id="190" w:author="Claudia/Calliope" w:date="2026-04-24T12:00:00Z">
        <w:r>
          <w:delText>Renegotiation was rejected because no NLD commitment could bind future civilian majorities — the textbook Walter commitment problem.</w:delText>
        </w:r>
      </w:del>
      <w:ins w:id="191" w:author="Claudia/Calliope" w:date="2026-04-24T12:00:00Z">
        <w:r>
          <w:t>Renegotiation was rejected because no NLD commitment could bind future civilian majorities. The textbook Walter commitment problem.</w:t>
        </w:r>
      </w:ins>
      <w:commentRangeEnd w:id="13"/>
      <w:r>
        <w:rPr>
          <w:rStyle w:val="CommentReference"/>
        </w:rPr>
        <w:commentReference w:id="13"/>
      </w:r>
      <w:r>
        <w:t xml:space="preserve"> The NLD, believing international legitimacy would deter a coup, chose to push rather than compromise. The expected payoff of coup-now dominated: immediate coercive supremacy at known cost, versus accepting a distribution of power trending toward the Tatmadaw’s juridical exposure. </w:t>
      </w:r>
      <w:commentRangeStart w:id="14"/>
      <w:del w:id="192" w:author="Claudia/Calliope" w:date="2026-04-24T12:00:00Z">
        <w:r>
          <w:delText>A settlement — amendment of Article 436 in exchange for guaranteed military carve-outs and prosecution immunity — was theoretically available, but went unsigned because neither side could credibly enforce the other’s forbearance across future elections.</w:delText>
        </w:r>
      </w:del>
      <w:ins w:id="193" w:author="Claudia/Calliope" w:date="2026-04-24T12:00:00Z">
        <w:r>
          <w:t>A settlement (amendment of Article 436 in exchange for guaranteed military carve-outs and prosecution immunity) was theoretically available, but went unsigned because neither side could credibly enforce the other’s forbearance across future elections.</w:t>
        </w:r>
      </w:ins>
      <w:commentRangeEnd w:id="14"/>
      <w:r>
        <w:rPr>
          <w:rStyle w:val="CommentReference"/>
        </w:rPr>
        <w:commentReference w:id="14"/>
      </w:r>
      <w:r>
        <w:t xml:space="preserve"> </w:t>
      </w:r>
      <w:commentRangeStart w:id="15"/>
      <w:del w:id="194" w:author="Claudia/Calliope" w:date="2026-04-24T12:00:00Z">
        <w:r>
          <w:delText>Fraud allegations supplied the pretext; the commitment problem supplied the cause.</w:delText>
        </w:r>
      </w:del>
      <w:ins w:id="195" w:author="Claudia/Calliope" w:date="2026-04-24T12:00:00Z">
        <w:r>
          <w:t>Fraud allegations supplied the pretext. The commitment problem supplied the cause.</w:t>
        </w:r>
      </w:ins>
      <w:commentRangeEnd w:id="15"/>
      <w:r>
        <w:rPr>
          <w:rStyle w:val="CommentReference"/>
        </w:rPr>
        <w:commentReference w:id="15"/>
      </w:r>
    </w:p>
    <w:p>
      <w:pPr>
        <w:ind w:firstLine="720"/>
      </w:pPr>
      <w:r>
        <w:t xml:space="preserve">Post-coup Myanmar is the predicted realization. The NUG declared in April 2021 and the PDFs mobilized nationally from May, pulling fighting into Bamar-majority heartland regions for the first time in a generation</w:t>
      </w:r>
      <w:commentRangeStart w:id="16"/>
      <w:del w:id="200" w:author="Claudia/Calliope" w:date="2026-04-24T12:00:00Z">
        <w:r>
          <w:delText xml:space="preserve">; the</w:delText>
        </w:r>
      </w:del>
      <w:ins w:id="201" w:author="Claudia/Calliope" w:date="2026-04-24T12:00:00Z">
        <w:r>
          <w:t xml:space="preserve">. The</w:t>
        </w:r>
      </w:ins>
      <w:commentRangeEnd w:id="16"/>
      <w:r>
        <w:rPr>
          <w:rStyle w:val="CommentReference"/>
        </w:rPr>
        <w:commentReference w:id="16"/>
      </w:r>
      <w:r>
        <w:t xml:space="preserve"> Three Brotherhood Alliance’s Operation 1027 in October 2023 then expanded the war into a coordinated, multi-front campaign that reduced junta township control below half the country.</w:t>
      </w:r>
      <w:r>
        <w:rPr>
          <w:vertAlign w:val="superscript"/>
        </w:rPr>
        <w:t>10</w:t>
      </w:r>
      <w:r>
        <w:t xml:space="preserve"> ACLED records more than 50,000 reported fatalities and UNOCHA over three million internally displaced by late 2024.</w:t>
      </w:r>
      <w:r>
        <w:rPr>
          <w:vertAlign w:val="superscript"/>
        </w:rPr>
        <w:t>11</w:t>
      </w:r>
      <w:r>
        <w:t xml:space="preserve"> Critically, the post-coup war is governmental in character </w:t>
      </w:r>
      <w:commentRangeStart w:id="17"/>
      <w:del w:id="210" w:author="Claudia/Calliope" w:date="2026-04-24T12:00:00Z">
        <w:r>
          <w:delText>— the PDFs seek to restore civilian rule at the center —</w:delText>
        </w:r>
      </w:del>
      <w:ins w:id="211" w:author="Claudia/Calliope" w:date="2026-04-24T12:00:00Z">
        <w:r>
          <w:t>(the PDFs seek to restore civilian rule at the center),</w:t>
        </w:r>
      </w:ins>
      <w:commentRangeEnd w:id="17"/>
      <w:r>
        <w:rPr>
          <w:rStyle w:val="CommentReference"/>
        </w:rPr>
        <w:commentReference w:id="17"/>
      </w:r>
      <w:r>
        <w:t xml:space="preserve"> which is precisely the Cederman prediction for democratization-era conflict. The strongest objection is the stability narrative: 2010–2020 looked calmer than the decades before it, ceasefires multiplied, and the economy opened. But that calm rested on the Tatmadaw’s intact veto, not a resolved bargain</w:t>
      </w:r>
      <w:commentRangeStart w:id="18"/>
      <w:del w:id="212" w:author="Claudia/Calliope" w:date="2026-04-24T12:00:00Z">
        <w:r>
          <w:delText xml:space="preserve">; the</w:delText>
        </w:r>
      </w:del>
      <w:ins w:id="213" w:author="Claudia/Calliope" w:date="2026-04-24T12:00:00Z">
        <w:r>
          <w:t xml:space="preserve">. The</w:t>
        </w:r>
      </w:ins>
      <w:commentRangeEnd w:id="18"/>
      <w:r>
        <w:rPr>
          <w:rStyle w:val="CommentReference"/>
        </w:rPr>
        <w:commentReference w:id="18"/>
      </w:r>
      <w:r>
        <w:t xml:space="preserve"> 2021 coup revealed the equilibrium as a frozen pause in an unenforced commitment problem, not durable peace. The generalizable lesson is that elections without civilian control of coercion build commitment problems rather than democracies, and raise rather than lower the probability of war.</w:t>
      </w:r>
    </w:p>
    <w:p>
      <w:pPr>
        <w:ind w:firstLine="720"/>
      </w:pPr>
      <w:r>
        <w:t xml:space="preserve">Myanmar did not grow safer by democratizing and then violent after the coup</w:t>
      </w:r>
      <w:commentRangeStart w:id="19"/>
      <w:del w:id="220" w:author="Claudia/Calliope" w:date="2026-04-24T12:00:00Z">
        <w:r>
          <w:delText xml:space="preserve">; it</w:delText>
        </w:r>
      </w:del>
      <w:ins w:id="221" w:author="Claudia/Calliope" w:date="2026-04-24T12:00:00Z">
        <w:r>
          <w:t xml:space="preserve">. It</w:t>
        </w:r>
      </w:ins>
      <w:commentRangeEnd w:id="19"/>
      <w:r>
        <w:rPr>
          <w:rStyle w:val="CommentReference"/>
        </w:rPr>
        <w:commentReference w:id="19"/>
      </w:r>
      <w:r>
        <w:t xml:space="preserve"> grew violent because its democratization never removed the military’s coercive veto in the first place.</w:t>
      </w:r>
    </w:p>
    <w:p>
      <w:pPr>
        <w:spacing w:before="360" w:line="240" w:lineRule="auto"/>
      </w:pPr>
      <w:r>
        <w:rPr>
          <w:b/>
          <w:i/>
        </w:rPr>
        <w:t>Footnotes (convert to Word footnotes during voice pass)</w:t>
      </w:r>
    </w:p>
    <w:p>
      <w:pPr>
        <w:spacing w:line="240" w:lineRule="auto" w:after="80"/>
        <w:ind w:left="360" w:hanging="360"/>
      </w:pPr>
      <w:r>
        <w:rPr>
          <w:b/>
        </w:rPr>
        <w:t xml:space="preserve">1. </w:t>
      </w:r>
      <w:r>
        <w:t>Lars-Erik Cederman, Simon Hug, and Lutz F. Krebs, “Democratization and Civil War: Empirical Evidence,” Journal of Peace Research 47, no. 4 (2010): 377–94.</w:t>
      </w:r>
    </w:p>
    <w:p>
      <w:pPr>
        <w:spacing w:line="240" w:lineRule="auto" w:after="80"/>
        <w:ind w:left="360" w:hanging="360"/>
      </w:pPr>
      <w:r>
        <w:rPr>
          <w:b/>
        </w:rPr>
        <w:t xml:space="preserve">2. </w:t>
      </w:r>
      <w:r>
        <w:t>Barbara F. Walter, “Bargaining Failures and Civil War,” Annual Review of Political Science 12 (2009): 243–61.</w:t>
      </w:r>
    </w:p>
    <w:p>
      <w:pPr>
        <w:spacing w:line="240" w:lineRule="auto" w:after="80"/>
        <w:ind w:left="360" w:hanging="360"/>
      </w:pPr>
      <w:r>
        <w:rPr>
          <w:b/>
        </w:rPr>
        <w:t xml:space="preserve">3. </w:t>
      </w:r>
      <w:r>
        <w:t>Cederman, Hug, and Krebs, “Democratization and Civil War,” 383, Table I; 387 on the governmental-versus-territorial distinction.</w:t>
      </w:r>
    </w:p>
    <w:p>
      <w:pPr>
        <w:spacing w:line="240" w:lineRule="auto" w:after="80"/>
        <w:ind w:left="360" w:hanging="360"/>
      </w:pPr>
      <w:r>
        <w:rPr>
          <w:b/>
        </w:rPr>
        <w:t xml:space="preserve">4. </w:t>
      </w:r>
      <w:r>
        <w:t>Walter, “Bargaining Failures and Civil War,” 248–52 on commitment problems in regime transitions.</w:t>
      </w:r>
    </w:p>
    <w:p>
      <w:pPr>
        <w:spacing w:line="240" w:lineRule="auto" w:after="80"/>
        <w:ind w:left="360" w:hanging="360"/>
      </w:pPr>
      <w:r>
        <w:rPr>
          <w:b/>
        </w:rPr>
        <w:t xml:space="preserve">5. </w:t>
      </w:r>
      <w:r>
        <w:t>Robert Powell, “War as a Commitment Problem,” International Organization 60, no. 1 (2006): 169–203.</w:t>
      </w:r>
    </w:p>
    <w:p>
      <w:pPr>
        <w:spacing w:line="240" w:lineRule="auto" w:after="80"/>
        <w:ind w:left="360" w:hanging="360"/>
      </w:pPr>
      <w:r>
        <w:rPr>
          <w:b/>
        </w:rPr>
        <w:t xml:space="preserve">6. </w:t>
      </w:r>
      <w:r>
        <w:t>Constitution of the Republic of the Union of Myanmar (2008), arts. 109(b), 141(b), 436.</w:t>
      </w:r>
    </w:p>
    <w:p>
      <w:pPr>
        <w:spacing w:line="240" w:lineRule="auto" w:after="80"/>
        <w:ind w:left="360" w:hanging="360"/>
      </w:pPr>
      <w:r>
        <w:rPr>
          <w:b/>
        </w:rPr>
        <w:t xml:space="preserve">7. </w:t>
      </w:r>
      <w:r>
        <w:t>Office of the United Nations High Commissioner for Refugees, “Rohingya Emergency,” operational update, 2018; Independent International Fact-Finding Mission on Myanmar, Report of the Detailed Findings, A/HRC/39/CRP.2 (17 September 2018); International Court of Justice, The Gambia v. Myanmar, verbatim record CR 2019/18 (11 December 2019).</w:t>
      </w:r>
    </w:p>
    <w:p>
      <w:pPr>
        <w:spacing w:line="240" w:lineRule="auto" w:after="80"/>
        <w:ind w:left="360" w:hanging="360"/>
      </w:pPr>
      <w:r>
        <w:rPr>
          <w:b/>
        </w:rPr>
        <w:t xml:space="preserve">8. </w:t>
      </w:r>
      <w:r>
        <w:t>Union Election Commission of Myanmar, 2020 general election results; International Crisis Group, Responding to the Myanmar Coup, Asia Briefing No. 166 (16 February 2021).</w:t>
      </w:r>
    </w:p>
    <w:p>
      <w:pPr>
        <w:spacing w:line="240" w:lineRule="auto" w:after="80"/>
        <w:ind w:left="360" w:hanging="360"/>
      </w:pPr>
      <w:r>
        <w:rPr>
          <w:b/>
        </w:rPr>
        <w:t xml:space="preserve">9. </w:t>
      </w:r>
      <w:r>
        <w:t>Constitution of the Republic of the Union of Myanmar (2008), art. 417.</w:t>
      </w:r>
    </w:p>
    <w:p>
      <w:pPr>
        <w:spacing w:line="240" w:lineRule="auto" w:after="80"/>
        <w:ind w:left="360" w:hanging="360"/>
      </w:pPr>
      <w:r>
        <w:rPr>
          <w:b/>
        </w:rPr>
        <w:t xml:space="preserve">10. </w:t>
      </w:r>
      <w:r>
        <w:t>Special Advisory Council for Myanmar, Effective Control in Myanmar (September 2023); International Crisis Group, A Silent Revolution: Myanmar’s Junta in Crisis, Asia Report No. 334 (November 2024).</w:t>
      </w:r>
    </w:p>
    <w:p>
      <w:pPr>
        <w:spacing w:line="240" w:lineRule="auto" w:after="80"/>
        <w:ind w:left="360" w:hanging="360"/>
      </w:pPr>
      <w:r>
        <w:rPr>
          <w:b/>
        </w:rPr>
        <w:t xml:space="preserve">11. </w:t>
      </w:r>
      <w:r>
        <w:t>ACLED, Myanmar Conflict Dashboard (accessed 2026); United Nations Office for the Coordination of Humanitarian Affairs, Myanmar Humanitarian Needs and Response Plan 2024.</w:t>
      </w:r>
    </w:p>
    <w:p/>
    <w:p>
      <w:pPr>
        <w:spacing w:line="240" w:lineRule="auto"/>
      </w:pPr>
      <w:commentRangeStart w:id="20"/>
      <w:r>
        <w:rPr>
          <w:b/>
        </w:rPr>
        <w:t>— Output Disclosure —</w:t>
      </w:r>
      <w:commentRangeEnd w:id="20"/>
      <w:r>
        <w:rPr>
          <w:rStyle w:val="CommentReference"/>
        </w:rPr>
        <w:commentReference w:id="20"/>
      </w:r>
    </w:p>
    <w:p>
      <w:pPr>
        <w:spacing w:line="240" w:lineRule="auto" w:after="0"/>
      </w:pPr>
      <w:r>
        <w:t>Generated for: Edgar Agunias</w:t>
      </w:r>
    </w:p>
    <w:p>
      <w:pPr>
        <w:spacing w:line="240" w:lineRule="auto" w:after="0"/>
      </w:pPr>
      <w:r>
        <w:t>Date: 2026-04-24</w:t>
      </w:r>
    </w:p>
    <w:p>
      <w:pPr>
        <w:spacing w:line="240" w:lineRule="auto" w:after="0"/>
      </w:pPr>
      <w:r>
        <w:t>Model: Claude Opus 4.7 (1M context)</w:t>
      </w:r>
    </w:p>
    <w:p>
      <w:pPr>
        <w:spacing w:line="240" w:lineRule="auto" w:after="0"/>
      </w:pPr>
      <w:r>
        <w:t>Agent: Athena (GPCO 410)</w:t>
      </w:r>
    </w:p>
    <w:p>
      <w:pPr>
        <w:spacing w:line="240" w:lineRule="auto" w:after="0"/>
      </w:pPr>
      <w:r>
        <w:t>Sources: orange_memo_kickoff.md, outline.md, reading_notes.md, myanmar_context.md, prompt.md; Claudia/COURSE_MEMORY.md; Claudia/FEEDBACK.md (2026-04-14, 2026-04-23).</w:t>
      </w:r>
    </w:p>
    <w:p>
      <w:pPr>
        <w:spacing w:line="240" w:lineRule="auto" w:after="0"/>
      </w:pPr>
      <w:r>
        <w:t>Status: First full draft. Requires Edgar voice pass, footnote conversion to live Word footnotes, word-count trim to 950-word graded ceiling, and the ai-disclosure block per _claudia/sop/ai-disclosure.md to be pasted in before Canvas upload.</w:t>
      </w:r>
    </w:p>
    <w:p>
      <w:pPr>
        <w:spacing w:before="240" w:line="240" w:lineRule="auto" w:after="0"/>
      </w:pPr>
      <w:ins w:id="300" w:author="Claudia/Calliope" w:date="2026-04-24T12:00:00Z">
        <w:r>
          <w:rPr>
            <w:b/>
          </w:rPr>
          <w:t>Voice Pass Disclosure (Calliope)</w:t>
        </w:r>
      </w:ins>
    </w:p>
    <w:p>
      <w:pPr>
        <w:spacing w:line="240" w:lineRule="auto" w:after="0"/>
      </w:pPr>
      <w:ins w:id="301" w:author="Claudia/Calliope" w:date="2026-04-24T12:00:00Z">
        <w:r>
          <w:t>Generated for: Edgar Agunias. Date: 2026-04-24. Model: Claude Opus 4.7 (1M context). Agent: Claudia/Calliope. Sources: Orange_Memo_Myanmar_DRAFT.docx (Athena); _claudia/writing_samples/voice_profile.md and voice_rules.md; _claudia/skills/style-edit.md. Pass type: aggressive voice translation on AI-generated source per feedback_voice_pass_ai_source.md. Scope: prose-level only; no substance, citation, or footnote-marker edits.</w:t>
        </w:r>
      </w:ins>
    </w:p>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0" w:author="Claudia/Calliope" w:initials="CC" w:date="2026-04-24T12:00:00Z">
    <w:p>
      <w:r>
        <w:t>Em-dash removal per Edgar's hard rule. Header punctuation switched to colon.</w:t>
      </w:r>
    </w:p>
  </w:comment>
  <w:comment w:id="1" w:author="Claudia/Calliope" w:initials="CC" w:date="2026-04-24T12:00:00Z">
    <w:p>
      <w:r>
        <w:t>Circumstance-first opener per voice rules. Tighter verb; cuts throat-clearing "across the full...arc" redundancy.</w:t>
      </w:r>
    </w:p>
  </w:comment>
  <w:comment w:id="2" w:author="Claudia/Calliope" w:initials="CC" w:date="2026-04-24T12:00:00Z">
    <w:p>
      <w:r>
        <w:t>"Produced the kind of" is soft nominalization. "Delivered" plus "flag" keeps verbs working.</w:t>
      </w:r>
    </w:p>
  </w:comment>
  <w:comment w:id="3" w:author="Claudia/Calliope" w:initials="CC" w:date="2026-04-24T12:00:00Z">
    <w:p>
      <w:r>
        <w:t>Tightened tail. "The war that followed" reads cleaner than "the resulting war is the one."</w:t>
      </w:r>
    </w:p>
  </w:comment>
  <w:comment w:id="4" w:author="Claudia/Calliope" w:initials="CC" w:date="2026-04-24T12:00:00Z">
    <w:p>
      <w:r>
        <w:t>Cut "from the theoretical literature" as throat-clearing; the citations do that work.</w:t>
      </w:r>
    </w:p>
  </w:comment>
  <w:comment w:id="5" w:author="Claudia/Calliope" w:initials="CC" w:date="2026-04-24T12:00:00Z">
    <w:p>
      <w:r>
        <w:t>Em-dashes to commas.</w:t>
      </w:r>
    </w:p>
  </w:comment>
  <w:comment w:id="6" w:author="Claudia/Calliope" w:initials="CC" w:date="2026-04-24T12:00:00Z">
    <w:p>
      <w:r>
        <w:t>Em-dash out; split into two sentences, Edgar's short-landing pattern.</w:t>
      </w:r>
    </w:p>
  </w:comment>
  <w:comment w:id="7" w:author="Claudia/Calliope" w:initials="CC" w:date="2026-04-24T12:00:00Z">
    <w:p>
      <w:r>
        <w:t>Em-dashes to commas around the appositive.</w:t>
      </w:r>
    </w:p>
  </w:comment>
  <w:comment w:id="8" w:author="Claudia/Calliope" w:initials="CC" w:date="2026-04-24T12:00:00Z">
    <w:p>
      <w:r>
        <w:t>Agent-forward rewrite. "The Tatmadaw chose deliberately" keeps the subject visible and cuts the passive "was chosen deliberately."</w:t>
      </w:r>
    </w:p>
  </w:comment>
  <w:comment w:id="9" w:author="Claudia/Calliope" w:initials="CC" w:date="2026-04-24T12:00:00Z">
    <w:p>
      <w:r>
        <w:t>Em-dashes to parens around the belief gloss.</w:t>
      </w:r>
    </w:p>
  </w:comment>
  <w:comment w:id="10" w:author="Claudia/Calliope" w:initials="CC" w:date="2026-04-24T12:00:00Z">
    <w:p>
      <w:r>
        <w:t>Tighter verbs. "Cleared" is physical and precise for the operation.</w:t>
      </w:r>
    </w:p>
  </w:comment>
  <w:comment w:id="11" w:author="Claudia/Calliope" w:initials="CC" w:date="2026-04-24T12:00:00Z">
    <w:p>
      <w:r>
        <w:t>"Showed" over "demonstrated"; "remained" over "was" to keep the time dimension.</w:t>
      </w:r>
    </w:p>
  </w:comment>
  <w:comment w:id="12" w:author="Claudia/Calliope" w:initials="CC" w:date="2026-04-24T12:00:00Z">
    <w:p>
      <w:r>
        <w:t>Cut meta-commentary "is the memo's analytical crux." Let the paragraph carry that weight on its own.</w:t>
      </w:r>
    </w:p>
  </w:comment>
  <w:comment w:id="13" w:author="Claudia/Calliope" w:initials="CC" w:date="2026-04-24T12:00:00Z">
    <w:p>
      <w:r>
        <w:t>Em-dash split into period plus fragment landing. Edgar uses noun-phrase fragments as emphatic beats.</w:t>
      </w:r>
    </w:p>
  </w:comment>
  <w:comment w:id="14" w:author="Claudia/Calliope" w:initials="CC" w:date="2026-04-24T12:00:00Z">
    <w:p>
      <w:r>
        <w:t>Em-dashes to parens around the settlement gloss.</w:t>
      </w:r>
    </w:p>
  </w:comment>
  <w:comment w:id="15" w:author="Claudia/Calliope" w:initials="CC" w:date="2026-04-24T12:00:00Z">
    <w:p>
      <w:r>
        <w:t>Semicolon to period. Twin short sentences land the pretext-versus-cause contrast harder.</w:t>
      </w:r>
    </w:p>
  </w:comment>
  <w:comment w:id="16" w:author="Claudia/Calliope" w:initials="CC" w:date="2026-04-24T12:00:00Z">
    <w:p>
      <w:r>
        <w:t>Semicolon to period per Edgar's rule.</w:t>
      </w:r>
    </w:p>
  </w:comment>
  <w:comment w:id="17" w:author="Claudia/Calliope" w:initials="CC" w:date="2026-04-24T12:00:00Z">
    <w:p>
      <w:r>
        <w:t>Em-dashes to parens.</w:t>
      </w:r>
    </w:p>
  </w:comment>
  <w:comment w:id="18" w:author="Claudia/Calliope" w:initials="CC" w:date="2026-04-24T12:00:00Z">
    <w:p>
      <w:r>
        <w:t>Semicolon to period.</w:t>
      </w:r>
    </w:p>
  </w:comment>
  <w:comment w:id="19" w:author="Claudia/Calliope" w:initials="CC" w:date="2026-04-24T12:00:00Z">
    <w:p>
      <w:r>
        <w:t>Semicolon to period. Preserves the return-to-frame closing.</w:t>
      </w:r>
    </w:p>
  </w:comment>
  <w:comment w:id="20" w:author="Claudia/Calliope" w:initials="CC" w:date="2026-04-24T12:00:00Z">
    <w:p>
      <w:r>
        <w:t>Em-dash in Athena disclosure block; outside body word count but still flagged.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